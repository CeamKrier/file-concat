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glossary/document.xml" ContentType="application/vnd.openxmlformats-officedocument.wordprocessingml.document.glossary+xml"/>
  <Override PartName="/word/charts/chart1.xml" ContentType="application/vnd.openxmlformats-officedocument.drawingml.chart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body>
    <w:p>
      <w:pPr>
        <w:pStyle w:val="Heading1"/>
      </w:pPr>
      <w:r>
        <w:t xml:space="preserve">QZHEADING</w:t>
      </w:r>
    </w:p>
    <w:p>
      <w:r>
        <w:t xml:space="preserve">QZBODYRUN</w:t>
      </w:r>
    </w:p>
    <w:p>
      <w:r>
        <w:t xml:space="preserve">QZTABLEFT</w:t>
      </w:r>
      <w:r>
        <w:tab/>
      </w:r>
      <w:r>
        <w:t xml:space="preserve">QZTABRIGHT</w:t>
      </w:r>
    </w:p>
    <w:p>
      <w:r>
        <w:t xml:space="preserve">QZBREAKLEFT</w:t>
      </w:r>
      <w:r>
        <w:br/>
      </w:r>
      <w:r>
        <w:t xml:space="preserve">QZBREAKRIGHT</w:t>
      </w:r>
    </w:p>
    <w:p>
      <w:r>
        <w:t xml:space="preserve">QZCRLEFT</w:t>
      </w:r>
      <w:r>
        <w:cr/>
      </w:r>
      <w:r>
        <w:t xml:space="preserve">QZCRRIGHT</w:t>
      </w:r>
    </w:p>
    <w:p>
      <w:r>
        <w:t xml:space="preserve">QZSYMLEFT</w:t>
      </w:r>
      <w:r>
        <w:sym w:font="Symbol" w:char="F061"/>
      </w:r>
      <w:r>
        <w:t xml:space="preserve">QZSYMRIGHT</w:t>
      </w:r>
    </w:p>
    <w:p>
      <w:r>
        <w:t xml:space="preserve">QZNBHLEFT</w:t>
      </w:r>
      <w:r>
        <w:noBreakHyphen/>
      </w:r>
      <w:r>
        <w:t xml:space="preserve">QZNBHRIGHT</w:t>
      </w:r>
    </w:p>
    <w:p>
      <w:r>
        <w:t xml:space="preserve">QZSOFTLEFT</w:t>
      </w:r>
      <w:r>
        <w:softHyphen/>
      </w:r>
      <w:r>
        <w:t xml:space="preserve">QZSOFTRIGHT</w:t>
      </w:r>
    </w:p>
    <w:p>
      <w:r>
        <w:t xml:space="preserve">QZPTABLEFT</w:t>
      </w:r>
      <w:r>
        <w:ptab w:relativeTo="margin" w:alignment="right" w:leader="none"/>
      </w:r>
      <w:r>
        <w:t xml:space="preserve">QZPTABRIGHT</w:t>
      </w:r>
    </w:p>
    <w:tbl>
      <w:tblPr>
        <w:tblStyle w:val="TableGrid"/>
        <w:tblW w:w="0" w:type="auto"/>
        <w:tblCaption w:val="QZTBLCAPTION"/>
        <w:tblDescription w:val="QZTBLDESC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QZCELLONE</w:t>
            </w:r>
          </w:p>
        </w:tc>
        <w:tc>
          <w:tcPr>
            <w:tcW w:w="2000" w:type="dxa"/>
          </w:tcPr>
          <w:p>
            <w:r>
              <w:t xml:space="preserve">QZCELLTWO</w:t>
            </w:r>
          </w:p>
        </w:tc>
        <w:tc>
          <w:tcPr>
            <w:tcW w:w="2000" w:type="dxa"/>
          </w:tcPr>
          <w:p>
            <w:r>
              <w:t xml:space="preserve">QZCELLTHREE</w:t>
            </w:r>
          </w:p>
        </w:tc>
      </w:tr>
      <w:tr>
        <w:tc>
          <w:tcPr>
            <w:tcW w:w="2000" w:type="dxa"/>
            <w:gridSpan w:val="2"/>
          </w:tcPr>
          <w:p>
            <w:r>
              <w:t xml:space="preserve">QZGRIDSPAN</w:t>
            </w:r>
          </w:p>
        </w:tc>
        <w:tc>
          <w:tcPr>
            <w:tcW w:w="2000" w:type="dxa"/>
            <w:vMerge w:val="restart"/>
          </w:tcPr>
          <w:p>
            <w:r>
              <w:t xml:space="preserve">QZVMERGESTART</w:t>
            </w:r>
          </w:p>
        </w:tc>
      </w:tr>
      <w:tr>
        <w:tc>
          <w:tcPr>
            <w:tcW w:w="2000" w:type="dxa"/>
          </w:tcPr>
          <w:p>
            <w:r>
              <w:t xml:space="preserve">QZROWTHREEA</w:t>
            </w:r>
          </w:p>
        </w:tc>
        <w:tc>
          <w:tcPr>
            <w:tcW w:w="2000" w:type="dxa"/>
          </w:tcPr>
          <w:p>
            <w:r>
              <w:t xml:space="preserve">QZROWTHREEB</w:t>
            </w:r>
          </w:p>
        </w:tc>
        <w:tc>
          <w:tcPr>
            <w:tcW w:w="2000" w:type="dxa"/>
            <w:vMerge/>
          </w:tcPr>
          <w:p/>
        </w:tc>
      </w:tr>
      <w:tr>
        <w:tc>
          <w:tcPr>
            <w:tcW w:w="2000" w:type="dxa"/>
          </w:tcPr>
          <w:p>
            <w:r>
              <w:t xml:space="preserve">QZOUTERCELL</w:t>
            </w:r>
          </w:p>
          <w:tbl>
            <w:tblPr>
              <w:tblW w:w="0" w:type="auto"/>
            </w:tblPr>
            <w:tblGrid>
              <w:gridCol w:w="1500"/>
            </w:tblGrid>
            <w:tr>
              <w:tc>
                <w:tcPr>
                  <w:tcW w:w="2000" w:type="dxa"/>
                </w:tcPr>
                <w:p>
                  <w:r>
                    <w:t xml:space="preserve">QZNESTEDCELL</w:t>
                  </w:r>
                </w:p>
              </w:tc>
            </w:tr>
          </w:tbl>
          <w:p/>
        </w:tc>
        <w:sdt>
          <w:sdtPr>
            <w:id w:val="101"/>
          </w:sdtPr>
          <w:sdtContent>
            <w:tc>
              <w:tcPr>
                <w:tcW w:w="2000" w:type="dxa"/>
              </w:tcPr>
              <w:p>
                <w:r>
                  <w:t xml:space="preserve">QZSDTCELL</w:t>
                </w:r>
              </w:p>
            </w:tc>
          </w:sdtContent>
        </w:sdt>
        <w:tc>
          <w:tcPr>
            <w:tcW w:w="2000" w:type="dxa"/>
          </w:tcPr>
          <w:p>
            <w:r>
              <w:t xml:space="preserve">QZROWFOURC</w:t>
            </w:r>
          </w:p>
        </w:tc>
      </w:tr>
      <w:sdt>
        <w:sdtPr>
          <w:id w:val="102"/>
        </w:sdtPr>
        <w:sdtContent>
          <w:tr>
            <w:tc>
              <w:tcPr>
                <w:tcW w:w="2000" w:type="dxa"/>
              </w:tcPr>
              <w:p>
                <w:r>
                  <w:t xml:space="preserve">QZSDTROWA</w:t>
                </w:r>
              </w:p>
            </w:tc>
            <w:tc>
              <w:tcPr>
                <w:tcW w:w="2000" w:type="dxa"/>
              </w:tcPr>
              <w:p>
                <w:r>
                  <w:t xml:space="preserve">QZSDTROWB</w:t>
                </w:r>
              </w:p>
            </w:tc>
            <w:tc>
              <w:tcPr>
                <w:tcW w:w="2000" w:type="dxa"/>
              </w:tcPr>
              <w:p>
                <w:r>
                  <w:t xml:space="preserve">QZSDTROWC</w:t>
                </w:r>
              </w:p>
            </w:tc>
          </w:tr>
        </w:sdtContent>
      </w:sdt>
    </w:tbl>
    <w:p/>
    <w:p>
      <w:pPr>
        <w:pStyle w:val="ListParagraph"/>
        <w:numPr>
          <w:ilvl w:val="0"/>
          <w:numId w:val="1"/>
        </w:numPr>
      </w:pPr>
      <w:r>
        <w:t xml:space="preserve">QZLISTONE</w:t>
      </w:r>
    </w:p>
    <w:p>
      <w:pPr>
        <w:pStyle w:val="ListParagraph"/>
        <w:numPr>
          <w:ilvl w:val="1"/>
          <w:numId w:val="1"/>
        </w:numPr>
      </w:pPr>
      <w:r>
        <w:t xml:space="preserve">QZLISTSUBA</w:t>
      </w:r>
    </w:p>
    <w:p>
      <w:pPr>
        <w:pStyle w:val="ListParagraph"/>
        <w:numPr>
          <w:ilvl w:val="2"/>
          <w:numId w:val="1"/>
        </w:numPr>
      </w:pPr>
      <w:r>
        <w:t xml:space="preserve">QZLISTDEEP</w:t>
      </w:r>
    </w:p>
    <w:p>
      <w:pPr>
        <w:pStyle w:val="ListParagraph"/>
        <w:numPr>
          <w:ilvl w:val="1"/>
          <w:numId w:val="1"/>
        </w:numPr>
      </w:pPr>
      <w:r>
        <w:t xml:space="preserve">QZLISTSUBB</w:t>
      </w:r>
    </w:p>
    <w:p>
      <w:pPr>
        <w:pStyle w:val="ListParagraph"/>
        <w:numPr>
          <w:ilvl w:val="0"/>
          <w:numId w:val="1"/>
        </w:numPr>
      </w:pPr>
      <w:r>
        <w:t xml:space="preserve">QZLISTTWO</w:t>
      </w:r>
    </w:p>
    <w:p>
      <w:pPr>
        <w:pStyle w:val="ListParagraph"/>
        <w:numPr>
          <w:ilvl w:val="0"/>
          <w:numId w:val="2"/>
        </w:numPr>
      </w:pPr>
      <w:r>
        <w:t xml:space="preserve">QZBULLETONE</w:t>
      </w:r>
    </w:p>
    <w:p>
      <w:pPr>
        <w:pStyle w:val="ListParagraph"/>
        <w:numPr>
          <w:ilvl w:val="0"/>
          <w:numId w:val="2"/>
        </w:numPr>
      </w:pPr>
      <w:r>
        <w:t xml:space="preserve">QZBULLETTWO</w:t>
      </w:r>
    </w:p>
    <w:p>
      <w:pPr>
        <w:pStyle w:val="ListParagraph"/>
        <w:numPr>
          <w:ilvl w:val="0"/>
          <w:numId w:val="3"/>
        </w:numPr>
      </w:pPr>
      <w:r>
        <w:t xml:space="preserve">QZARTICLEONE</w:t>
      </w:r>
    </w:p>
    <w:p>
      <w:pPr>
        <w:pStyle w:val="ListParagraph"/>
        <w:numPr>
          <w:ilvl w:val="1"/>
          <w:numId w:val="3"/>
        </w:numPr>
      </w:pPr>
      <w:r>
        <w:t xml:space="preserve">QZARTICLESUB</w:t>
      </w:r>
    </w:p>
    <w:p>
      <w:r>
        <w:t xml:space="preserve">QZFNANCHOR</w:t>
      </w:r>
      <w:r>
        <w:rPr>
          <w:rStyle w:val="FootnoteReference"/>
        </w:rPr>
        <w:footnoteReference w:id="1"/>
      </w:r>
      <w:r>
        <w:t xml:space="preserve"> QZAFTERFN</w:t>
      </w:r>
    </w:p>
    <w:p>
      <w:r>
        <w:t xml:space="preserve">QZENANCHOR</w:t>
      </w:r>
      <w:r>
        <w:rPr>
          <w:rStyle w:val="EndnoteReference"/>
        </w:rPr>
        <w:endnoteReference w:id="1"/>
      </w:r>
    </w:p>
    <w:p>
      <w:commentRangeStart w:id="0"/>
      <w:r>
        <w:t xml:space="preserve">QZCOMMENTED</w:t>
      </w:r>
      <w:commentRangeEnd w:id="0"/>
      <w:r>
        <w:rPr>
          <w:rStyle w:val="CommentReference"/>
        </w:rPr>
        <w:commentReference w:id="0"/>
      </w:r>
    </w:p>
    <w:p>
      <w:r>
        <w:t xml:space="preserve">QZREVBEFORE </w:t>
      </w:r>
      <w:ins w:id="201" w:author="A" w:date="2026-10-14T00:00:00Z">
        <w:r>
          <w:t xml:space="preserve">QZINSERTED</w:t>
        </w:r>
      </w:ins>
      <w:del w:id="202" w:author="A" w:date="2026-10-14T00:00:00Z">
        <w:r>
          <w:delText xml:space="preserve">QZDELETED</w:delText>
        </w:r>
      </w:del>
      <w:r>
        <w:t xml:space="preserve"> QZREVAFTER</w:t>
      </w:r>
    </w:p>
    <w:moveFromRangeStart w:id="210" w:author="A" w:date="2026-10-14T00:00:00Z" w:name="move1"/>
    <w:p>
      <w:moveFrom w:id="211" w:author="A" w:date="2026-10-14T00:00:00Z">
        <w:r>
          <w:t xml:space="preserve">QZMOVEDFROM</w:t>
        </w:r>
      </w:moveFrom>
    </w:p>
    <w:moveFromRangeEnd w:id="210"/>
    <w:p>
      <w:r>
        <w:t xml:space="preserve">QZBETWEENMOVES</w:t>
      </w:r>
    </w:p>
    <w:moveToRangeStart w:id="212" w:author="A" w:date="2026-10-14T00:00:00Z" w:name="move1"/>
    <w:p>
      <w:moveTo w:id="213" w:author="A" w:date="2026-10-14T00:00:00Z">
        <w:r>
          <w:t xml:space="preserve">QZMOVEDTO</w:t>
        </w:r>
      </w:moveTo>
    </w:p>
    <w:moveToRangeEnd w:id="212"/>
    <w:p>
      <w:pPr>
        <w:rPr>
          <w:del w:id="220" w:author="A" w:date="2026-10-14T00:00:00Z"/>
        </w:rPr>
      </w:pPr>
      <w:r>
        <w:t xml:space="preserve">QZPARAMARKA</w:t>
      </w:r>
    </w:p>
    <w:p>
      <w:r>
        <w:t xml:space="preserve">QZPARAMARKB</w:t>
      </w:r>
    </w:p>
    <w:p>
      <w:fldSimple w:instr=" DOCPROPERTY QZSIMPLECODE \* MERGEFORMAT ">
        <w:r>
          <w:t xml:space="preserve">QZFLDSIMPLE</w:t>
        </w:r>
      </w:fldSimple>
    </w:p>
    <w:p>
      <w:r>
        <w:fldChar w:fldCharType="begin"/>
      </w:r>
      <w:r>
        <w:instrText xml:space="preserve"> DOCPROPERTY QZCOMPLEXCODE \* MERGEFORMAT </w:instrText>
      </w:r>
      <w:r>
        <w:fldChar w:fldCharType="separate"/>
      </w:r>
      <w:r>
        <w:t xml:space="preserve">QZCOMPLEXRESULT</w:t>
      </w:r>
      <w:r>
        <w:fldChar w:fldCharType="end"/>
      </w:r>
    </w:p>
    <w:p>
      <w:r>
        <w:t xml:space="preserve">QZPAGELABEL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QZPAGEEND</w:t>
      </w:r>
    </w:p>
    <w:p>
      <w:bookmarkStart w:id="300" w:name="QZBMNAME"/>
      <w:r>
        <w:t xml:space="preserve">QZBOOKMARKED</w:t>
      </w:r>
      <w:bookmarkEnd w:id="300"/>
    </w:p>
    <w:p>
      <w:r>
        <w:fldChar w:fldCharType="begin"/>
      </w:r>
      <w:r>
        <w:instrText xml:space="preserve"> REF QZBMNAME \h </w:instrText>
      </w:r>
      <w:r>
        <w:fldChar w:fldCharType="separate"/>
      </w:r>
      <w:r>
        <w:t xml:space="preserve">QZREFRESULT</w:t>
      </w:r>
      <w:r>
        <w:fldChar w:fldCharType="end"/>
      </w:r>
    </w:p>
    <w:p>
      <w:r>
        <w:fldChar w:fldCharType="begin"/>
      </w:r>
      <w:r>
        <w:instrText xml:space="preserve"> HYPERLINK "https://qzhyperfield.example/" </w:instrText>
      </w:r>
      <w:r>
        <w:fldChar w:fldCharType="separate"/>
      </w:r>
      <w:r>
        <w:rPr>
          <w:rStyle w:val="Hyperlink"/>
        </w:rPr>
        <w:t>QZHYPERFIELDTEXT</w:t>
      </w:r>
      <w:r>
        <w:fldChar w:fldCharType="end"/>
      </w:r>
    </w:p>
    <w:p>
      <w:r>
        <w:fldChar w:fldCharType="begin">
          <w:ffData>
            <w:name w:val="Text1"/>
            <w:enabled/>
            <w:calcOnExit w:val="0"/>
            <w:textInput>
              <w:default w:val="QZFORMDEFAULT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QZFORMTEXT</w:t>
      </w:r>
      <w:r>
        <w:fldChar w:fldCharType="end"/>
      </w:r>
    </w:p>
    <w:p>
      <w: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QZFFCHECKLABEL</w:t>
      </w:r>
    </w:p>
    <w:p>
      <w:r>
        <w:t xml:space="preserve">QZDDLABEL </w:t>
      </w:r>
      <w:r>
        <w:fldChar w:fldCharType="begin">
          <w:ffData>
            <w:name w:val="Dropdown1"/>
            <w:enabled/>
            <w:calcOnExit w:val="0"/>
            <w:ddList>
              <w:result w:val="1"/>
              <w:listEntry w:val="QZDDFIRST"/>
              <w:listEntry w:val="QZDDSECOND"/>
              <w:listEntry w:val="QZDDTHIRD"/>
            </w:ddList>
          </w:ffData>
        </w:fldChar>
      </w:r>
      <w:r>
        <w:instrText xml:space="preserve"> FORMDROPDOWN </w:instrText>
      </w:r>
      <w:r>
        <w:fldChar w:fldCharType="end"/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 w:history="1">
        <w:r>
          <w:t>QZTOCENTRY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 \h </w:instrText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>
      <w:r>
        <w:fldChar w:fldCharType="end"/>
      </w:r>
    </w:p>
    <w:p>
      <w:hyperlink r:id="rIdLink" w:history="1">
        <w:r>
          <w:rPr>
            <w:rStyle w:val="Hyperlink"/>
          </w:rPr>
          <w:t>QZLINKTEXT</w:t>
        </w:r>
      </w:hyperlink>
    </w:p>
    <w:sdt>
      <w:sdtPr>
        <w:id w:val="103"/>
        <w:alias w:val="QZSDTALIAS"/>
        <w:tag w:val="QZSDTTAG"/>
      </w:sdtPr>
      <w:sdtContent>
        <w:p>
          <w:r>
            <w:t xml:space="preserve">QZSDTBLOCK</w:t>
          </w:r>
        </w:p>
      </w:sdtContent>
    </w:sdt>
    <w:sdt>
      <w:sdtPr>
        <w:id w:val="109"/>
      </w:sdtPr>
      <w:sdtContent>
        <w:p>
          <w:r>
            <w:t xml:space="preserve">QZSDTBARE</w:t>
          </w:r>
        </w:p>
      </w:sdtContent>
    </w:sdt>
    <w:p>
      <w:r>
        <w:t xml:space="preserve">QZINLINEBEFORE </w:t>
      </w:r>
      <w:sdt>
        <w:sdtPr>
          <w:id w:val="104"/>
        </w:sdtPr>
        <w:sdtContent>
          <w:r>
            <w:t xml:space="preserve">QZSDTINLINE</w:t>
          </w:r>
        </w:sdtContent>
      </w:sdt>
    </w:p>
    <w:p>
      <w:sdt>
        <w:sdtPr>
          <w:id w:val="105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>QZPLACEHOLDER</w:t>
          </w:r>
        </w:sdtContent>
      </w:sdt>
    </w:p>
    <w:p>
      <w:sdt>
        <w:sdtPr>
          <w:id w:val="106"/>
          <w:text/>
        </w:sdtPr>
        <w:sdtContent>
          <w:r>
            <w:t xml:space="preserve">QZPLAINTEXTSDT</w:t>
          </w:r>
        </w:sdtContent>
      </w:sdt>
    </w:p>
    <w:p>
      <w:sdt>
        <w:sdtPr>
          <w:id w:val="107"/>
          <w:dropDownList>
            <w:listItem w:displayText="QZSDTDDOPTA" w:value="A"/>
            <w:listItem w:displayText="QZSDTDDOPTB" w:value="B"/>
          </w:dropDownList>
        </w:sdtPr>
        <w:sdtContent>
          <w:r>
            <w:t xml:space="preserve">QZSDTDDOPTB</w:t>
          </w:r>
        </w:sdtContent>
      </w:sdt>
    </w:p>
    <w:p>
      <w:sdt>
        <w:sdtPr>
          <w:id w:val="1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QZCHECKSDTLABEL</w:t>
      </w:r>
    </w:p>
    <w:p>
      <w:r>
        <w:t xml:space="preserve">QZTXBXANCHOR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457200"/>
                <wp:effectExtent l="0" t="0" r="0" b="0"/>
                <wp:wrapSquare wrapText="bothSides"/>
                <wp:docPr id="10" name="Text Box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QZTEXTBOX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width:2in;height:36pt">
                <v:textbox>
                  <w:txbxContent>
                    <w:p>
                      <w:r>
                        <w:t>QZTEXTBOX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QZVMLANCHOR</w:t>
      </w:r>
      <w:r>
        <w:pict>
          <v:shape id="_x0000_s1030" type="#_x0000_t202" style="position:absolute;width:2in;height:36pt">
            <v:textbox>
              <w:txbxContent>
                <w:p>
                  <w:r>
                    <w:t>QZVMLTEXTBOX</w:t>
                  </w:r>
                </w:p>
              </w:txbxContent>
            </v:textbox>
          </v:shape>
        </w:pict>
      </w:r>
    </w:p>
    <w:p>
      <w:r>
        <w:t xml:space="preserve">QZRUBYBEFORE 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t>QZRUBYTEXT</w:t>
            </w:r>
          </w:rt>
          <w:rubyBase>
            <w:r>
              <w:t>QZRUBYBASE</w:t>
            </w:r>
          </w:rubyBase>
        </w:ruby>
      </w:r>
    </w:p>
    <w:p>
      <w:r>
        <w:t xml:space="preserve">QZVISIBLEA </w:t>
      </w:r>
      <w:r>
        <w:rPr>
          <w:vanish/>
        </w:rPr>
        <w:t>QZVANISHED</w:t>
      </w:r>
      <w:r>
        <w:t xml:space="preserve"> QZVISIBLEB</w:t>
      </w:r>
    </w:p>
    <w:p>
      <w:pPr>
        <w:rPr>
          <w:vanish/>
          <w:specVanish/>
        </w:rPr>
      </w:pPr>
      <w:r>
        <w:rPr>
          <w:specVanish/>
        </w:rPr>
        <w:t>QZSPECVANISH</w:t>
      </w:r>
    </w:p>
    <w:p>
      <w:r>
        <w:rPr>
          <w:webHidden/>
        </w:rPr>
        <w:t>QZWEBHIDDEN</w:t>
      </w:r>
    </w:p>
    <w:p>
      <w:smartTag w:uri="urn:schemas-microsoft-com:office:smarttags" w:element="place">
        <w:r>
          <w:t>QZSMARTTAG</w:t>
        </w:r>
      </w:smartTag>
    </w:p>
    <w:p>
      <w:customXml w:uri="urn:qz" w:element="client">
        <w:r>
          <w:t>QZCUSTOMXMLRUN</w:t>
        </w:r>
      </w:customXml>
    </w:p>
    <w:customXml w:uri="urn:qz" w:element="section">
      <w:p>
        <w:r>
          <w:t xml:space="preserve">QZCUSTOMXMLBLOCK</w:t>
        </w:r>
      </w:p>
    </w:customXml>
    <w:altChunk r:id="rIdAlt"/>
    <w:p>
      <w:r>
        <w:t xml:space="preserve">QZMATHLEAD </w:t>
      </w:r>
      <m:oMath>
        <m:r>
          <m:t>QZMATHINLINE</m:t>
        </m:r>
        <m:f>
          <m:num>
            <m:r>
              <m:t>QZNUMER</m:t>
            </m:r>
          </m:num>
          <m:den>
            <m:r>
              <m:t>QZDENOM</m:t>
            </m:r>
          </m:den>
        </m:f>
      </m:oMath>
    </w:p>
    <w:p>
      <m:oMathPara>
        <m:oMath>
          <m:r>
            <m:t>QZMATHPARA</m:t>
          </m:r>
        </m:oMath>
      </m:oMathPara>
    </w:p>
    <w:p>
      <w:r>
        <w:drawing>
          <wp:inline distT="0" distB="0" distL="0" distR="0">
            <wp:extent cx="914400" cy="914400"/>
            <wp:effectExtent l="0" t="0" r="0" b="0"/>
            <wp:docPr id="20" name="Picture 20" descr="QZPICALT" title="QZPICTITLE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21" name="Chart 21" descr="QZCHARTALT"/>
            <wp:cNvGraphicFramePr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22" name="Diagram 22" descr="QZDGMALT"/>
            <wp:cNvGraphicFramePr/>
            <a:graphic>
              <a:graphicData uri="http://schemas.openxmlformats.org/drawingml/2006/diagram">
                <dgm:relIds r:dm="rIdDgmData" r:lo="rIdDgmLayout" r:qs="rIdDgmQs" r:cs="rIdDgmColors"/>
              </a:graphicData>
            </a:graphic>
          </wp:inline>
        </w:drawing>
      </w:r>
    </w:p>
    <w:p>
      <w:r>
        <w:t xml:space="preserve">QZLASTBODY</w:t>
      </w:r>
    </w:p>
    <w:sectPr>
      <w:headerReference w:type="default" r:id="rIdH1"/>
      <w:headerReference w:type="first" r:id="rIdH2"/>
      <w:headerReference w:type="even" r:id="rIdH3"/>
      <w:footerReference w:type="default" r:id="rIdF1"/>
      <w:footerReference w:type="first" r:id="rIdF2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comment w:id="0" w:author="QZCOMMENTAUTHOR" w:date="2026-10-14T00:00:00Z" w:initials="QA">
    <w:p>
      <w:r>
        <w:rPr>
          <w:rStyle w:val="CommentReference"/>
        </w:rPr>
        <w:annotationRef/>
      </w:r>
      <w:r>
        <w:t xml:space="preserve">QZCOMMENTBODY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endnote w:type="separator" w:id="-1">
    <w:p>
      <w:r>
        <w:separator/>
      </w:r>
      <w:r>
        <w:t xml:space="preserve">QZENSEPARATOR</w:t>
      </w:r>
    </w:p>
  </w:endnote>
  <w:endnote w:type="continuationSeparator" w:id="0">
    <w:p>
      <w:r>
        <w:continuationSeparator/>
      </w:r>
      <w:r>
        <w:t xml:space="preserve">QZENCONTSEP</w:t>
      </w:r>
    </w:p>
  </w:endnote>
  <w:endnote w:id="1">
    <w:p>
      <w:r>
        <w:rPr>
          <w:rStyle w:val="EndnoteReference"/>
        </w:rPr>
        <w:endnoteRef/>
      </w:r>
      <w:r>
        <w:t xml:space="preserve"> QZENDNOTE</w:t>
      </w:r>
    </w:p>
  </w:endnote>
</w:endnote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p>
    <w:pPr>
      <w:pStyle w:val="Footer"/>
    </w:pPr>
    <w:r>
      <w:t xml:space="preserve">QZFOOTERDEFAULT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p>
    <w:pPr>
      <w:pStyle w:val="Footer"/>
    </w:pPr>
    <w:r>
      <w:t xml:space="preserve">QZFOOTERFIRST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footnote w:type="separator" w:id="-1">
    <w:p>
      <w:r>
        <w:separator/>
      </w:r>
      <w:r>
        <w:t xml:space="preserve">QZFNSEPARATOR</w:t>
      </w:r>
    </w:p>
  </w:footnote>
  <w:footnote w:type="continuationSeparator" w:id="0">
    <w:p>
      <w:r>
        <w:continuationSeparator/>
      </w:r>
      <w:r>
        <w:t xml:space="preserve">QZFNCONTSEP</w:t>
      </w:r>
    </w:p>
  </w:footnote>
  <w:footnote w:id="1">
    <w:p>
      <w:r>
        <w:rPr>
          <w:rStyle w:val="FootnoteReference"/>
        </w:rPr>
        <w:footnoteRef/>
      </w:r>
      <w:r>
        <w:t xml:space="preserve"> QZFOOTNOTE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p>
    <w:pPr>
      <w:pStyle w:val="Header"/>
    </w:pPr>
    <w:r>
      <w:t xml:space="preserve">QZHEADERDEFAULT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p>
    <w:pPr>
      <w:pStyle w:val="Header"/>
    </w:pPr>
    <w:r>
      <w:t xml:space="preserve">QZHEADERFIRST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p>
    <w:pPr>
      <w:pStyle w:val="Header"/>
    </w:pPr>
    <w:r>
      <w:t xml:space="preserve">QZHEADEREVEN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multiLevelType w:val="multilevel"/>
    <w:lvl w:ilvl="0">
      <w:start w:val="1"/>
      <w:numFmt w:val="decimal"/>
      <w:lvlText w:val="Article 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evenAndOddHeaders/>
  <w:defaultTabStop w:val="72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ListParagraph">
    <w:name w:val="List Paragraph"/>
    <w:basedOn w:val="Normal"/>
  </w:style>
  <w:style w:type="paragraph" w:styleId="TOC1">
    <w:name w:val="toc 1"/>
    <w:basedOn w:val="Normal"/>
  </w:style>
  <w:style w:type="character" w:styleId="Hyperlink">
    <w:name w:val="Hyperlink"/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" Type="http://schemas.openxmlformats.org/officeDocument/2006/relationships/numbering" Target="numbering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F1" Type="http://schemas.openxmlformats.org/officeDocument/2006/relationships/footer" Target="footer1.xml"/><Relationship Id="rIdF2" Type="http://schemas.openxmlformats.org/officeDocument/2006/relationships/footer" Target="footer2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Gloss" Type="http://schemas.openxmlformats.org/officeDocument/2006/relationships/glossaryDocument" Target="glossary/document.xml"/><Relationship Id="rIdLink" Type="http://schemas.openxmlformats.org/officeDocument/2006/relationships/hyperlink" Target="https://qzlinkaddr.example/" TargetMode="External"/><Relationship Id="rIdAlt" Type="http://schemas.openxmlformats.org/officeDocument/2006/relationships/aFChunk" Target="afchunk.htm"/><Relationship Id="rIdImg" Type="http://schemas.openxmlformats.org/officeDocument/2006/relationships/image" Target="media/image1.png"/><Relationship Id="rIdChart" Type="http://schemas.openxmlformats.org/officeDocument/2006/relationships/chart" Target="charts/chart1.xml"/><Relationship Id="rIdDgmData" Type="http://schemas.openxmlformats.org/officeDocument/2006/relationships/diagramData" Target="diagrams/data1.xml"/><Relationship Id="rIdDgmLayout" Type="http://schemas.openxmlformats.org/officeDocument/2006/relationships/diagramLayout" Target="diagrams/layout1.xml"/><Relationship Id="rIdDgmQs" Type="http://schemas.openxmlformats.org/officeDocument/2006/relationships/diagramQuickStyle" Target="diagrams/quickStyle1.xml"/><Relationship Id="rIdDgmColors" Type="http://schemas.openxmlformats.org/officeDocument/2006/relationships/diagramColors" Target="diagrams/colors1.xml"/><Relationship Id="rIdDgmDrawing" Type="http://schemas.microsoft.com/office/2007/relationships/diagramDrawing" Target="diagram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lstStyle/>
          <a:p>
            <a:r>
              <a:t>QZCHARTTITLE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QZSERIESNAME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QZCATONE</c:v>
                </c:pt>
                <c:pt idx="1">
                  <c:v>QZCATTWO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98761</c:v>
                </c:pt>
                <c:pt idx="1">
                  <c:v>98762</c:v>
                </c:pt>
              </c:numCache>
            </c:numRef>
          </c:val>
        </c:ser>
        <c:gapWidth val="219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plotVisOnly val="1"/>
  </c:chart>
</c:chartSpace>
</file>

<file path=word/diagrams/colors1.xml><?xml version="1.0" encoding="utf-8"?>
<dgm:colorsDef xmlns:dgm="http://schemas.openxmlformats.org/drawingml/2006/diagram" xmlns:a="http://schemas.openxmlformats.org/drawingml/2006/main" xmlns:r="http://schemas.openxmlformats.org/officeDocument/2006/relationships" uniqueId="urn:microsoft.com/office/officeart/2005/8/colors/accent1_2">
  <dgm:title val=""/>
  <dgm:desc val=""/>
  <dgm:catLst>
    <dgm:cat type="accent1" pri="11200"/>
  </dgm:catLst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A0000000-0000-0000-0000-000000000000}" type="doc">
      <dgm:prSet loTypeId="urn:microsoft.com/office/officeart/2005/8/layout/default"/>
      <dgm:spPr/>
      <dgm:t>
        <a:bodyPr/>
        <a:lstStyle/>
        <a:p>
          <a:endParaRPr lang="en-US"/>
        </a:p>
      </dgm:t>
    </dgm:pt>
    <dgm:pt modelId="{B0000000-0000-0000-0000-000000000000}">
      <dgm:prSet phldrT="[Text]"/>
      <dgm:spPr/>
      <dgm:t>
        <a:bodyPr/>
        <a:lstStyle/>
        <a:p>
          <a:r>
            <a:rPr lang="en-US"/>
            <a:t>QZSMARTNODE</a:t>
          </a:r>
        </a:p>
      </dgm:t>
    </dgm:pt>
    <dgm:pt modelId="{C0000000-0000-0000-0000-000000000000}" type="parTrans" cxnId="{D0000000-0000-0000-0000-000000000000}">
      <dgm:prSet/>
      <dgm:spPr/>
      <dgm:t>
        <a:bodyPr/>
        <a:lstStyle/>
        <a:p>
          <a:endParaRPr lang="en-US"/>
        </a:p>
      </dgm:t>
    </dgm:pt>
  </dgm:ptLst>
  <dgm:cxnLst>
    <dgm:cxn modelId="{D0000000-0000-0000-0000-000000000000}" srcId="{A0000000-0000-0000-0000-000000000000}" destId="{B0000000-0000-0000-0000-000000000000}" srcOrd="0" destOrd="0"/>
  </dgm:cxnLst>
  <dgm:bg/>
  <dgm:whole/>
  <dgm:extLst>
    <a:ext uri="http://schemas.microsoft.com/office/drawing/2008/diagram">
      <dsp:dataModelExt xmlns:dsp="http://schemas.microsoft.com/office/drawing/2008/diagram" relId="rIdDgmDrawing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000000-0000-0000-0000-000000000000}">
      <dsp:nvSpPr>
        <dsp:cNvPr id="0" name=""/>
        <dsp:cNvSpPr/>
      </dsp:nvSpPr>
      <dsp:spPr>
        <a:xfrm>
          <a:off x="0" y="0"/>
          <a:ext cx="914400" cy="457200"/>
        </a:xfrm>
        <a:prstGeom prst="rect">
          <a:avLst/>
        </a:prstGeom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/>
        <a:lstStyle/>
        <a:p>
          <a:r>
            <a:rPr lang="en-US"/>
            <a:t>QZSMARTNODE</a:t>
          </a:r>
        </a:p>
      </dsp:txBody>
      <dsp:txXfrm>
        <a:off x="0" y="0"/>
        <a:ext cx="914400" cy="4572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urn:microsoft.com/office/officeart/2005/8/layout/default">
  <dgm:title val=""/>
  <dgm:desc val=""/>
  <dgm:catLst>
    <dgm:cat type="list" pri="400"/>
  </dgm:catLst>
  <dgm:layoutNode name="diagram"/>
</dgm:layoutDef>
</file>

<file path=word/diagrams/quickStyle1.xml><?xml version="1.0" encoding="utf-8"?>
<dgm:styleDef xmlns:dgm="http://schemas.openxmlformats.org/drawingml/2006/diagram" xmlns:a="http://schemas.openxmlformats.org/drawingml/2006/main" xmlns:r="http://schemas.openxmlformats.org/officeDocument/2006/relationships" uniqueId="urn:microsoft.com/office/officeart/2005/8/quickstyle/simple1">
  <dgm:title val=""/>
  <dgm:desc val=""/>
  <dgm:catLst>
    <dgm:cat type="simple" pri="10100"/>
  </dgm:catLst>
</dgm:styleDef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15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00000-0000-0000-0000-000000000001}"/>
      </w:docPartPr>
      <w:docPartBody>
        <w:p>
          <w:r>
            <w:rPr>
              <w:rStyle w:val="PlaceholderText"/>
            </w:rPr>
            <w:t>QZGLOSSARY</w:t>
          </w:r>
        </w:p>
      </w:docPartBody>
    </w:docPart>
  </w:docParts>
</w:glossary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Application>Microsoft Office Word</Application>
  <DocSecurity>0</DocSecurity>
  <Lines>1</Lines>
  <Paragraphs>1</Paragraphs>
  <Manager>QZAPPMANAGER</Manager>
  <Company>QZAPPCOMPANY</Company>
  <LinksUpToDate>false</LinksUpToDate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QZCORETITLE</dc:title>
  <dc:subject>QZCORESUBJECT</dc:subject>
  <dc:creator>QZCORECREATOR</dc:creator>
  <cp:keywords>QZCOREKEYWORDS</cp:keywords>
  <dc:description>QZCOREDESC</dc:description>
  <cp:lastModifiedBy>QZCOREMODIFIER</cp:lastModifiedBy>
  <cp:revision>2</cp:revision>
  <dcterms:created xsi:type="dcterms:W3CDTF">2026-10-14T00:00:00Z</dcterms:created>
  <dcterms:modified xsi:type="dcterms:W3CDTF">2026-10-14T00:00:00Z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QZCUSTOMPROP</vt:lpwstr>
  </property>
</Properties>
</file>